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Case a, a reply:</w:t>
      </w:r>
      <w:r>
        <w:t xml:space="preserve"> </w:t>
      </w:r>
      <w:commentRangeStart w:id="0"/>
      <w:commentRangeStart w:id="1"/>
      <w:r>
        <w:t xml:space="preserve">range with a reply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</w:t>
      </w:r>
      <w:r>
        <w:t xml:space="preserve">after.</w:t>
      </w:r>
    </w:p>
    <w:p>
      <w:pPr>
        <w:pStyle w:val="BodyText"/>
      </w:pPr>
      <w:r>
        <w:t xml:space="preserve">Case b, a resolved comment:</w:t>
      </w:r>
      <w:r>
        <w:t xml:space="preserve"> </w:t>
      </w:r>
      <w:commentRangeStart w:id="2"/>
      <w:r>
        <w:t xml:space="preserve">resolved range</w:t>
      </w:r>
      <w:commentRangeEnd w:id="2"/>
      <w:r>
        <w:rPr>
          <w:rStyle w:val="CommentReference"/>
        </w:rPr>
        <w:commentReference w:id="2"/>
      </w:r>
      <w:r>
        <w:t xml:space="preserve"> </w:t>
      </w:r>
      <w:r>
        <w:t xml:space="preserve">after.</w:t>
      </w:r>
    </w:p>
    <w:p>
      <w:pPr>
        <w:pStyle w:val="BodyText"/>
        <w:rPr>
          <w:ins w:id="92" w:author="Bob" w:date="2026-09-06T10:00:00Z"/>
        </w:rPr>
      </w:pPr>
      <w:r>
        <w:t xml:space="preserve">Case c, a paragraph whose mark was inserted by Bob.</w:t>
      </w:r>
    </w:p>
    <w:p>
      <w:pPr>
        <w:pStyle w:val="BodyText"/>
      </w:pPr>
      <w:r>
        <w:t xml:space="preserve">Case d, multi-paragraph text:</w:t>
      </w:r>
      <w:r>
        <w:t xml:space="preserve"> </w:t>
      </w:r>
      <w:commentRangeStart w:id="3"/>
      <w:r>
        <w:t xml:space="preserve">multi range</w:t>
      </w:r>
      <w:commentRangeEnd w:id="3"/>
      <w:r>
        <w:rPr>
          <w:rStyle w:val="CommentReference"/>
        </w:rPr>
        <w:commentReference w:id="3"/>
      </w:r>
      <w:r>
        <w:t xml:space="preserve"> </w:t>
      </w:r>
      <w:r>
        <w:t xml:space="preserve">after.</w:t>
      </w:r>
    </w:p>
    <w:p>
      <w:pPr>
        <w:pStyle w:val="BodyText"/>
      </w:pPr>
      <w:r>
        <w:t xml:space="preserve">Case e, a range starting inside emphasis:</w:t>
      </w:r>
      <w:r>
        <w:t xml:space="preserve"> </w:t>
      </w:r>
      <w:r>
        <w:rPr>
          <w:i/>
          <w:iCs/>
        </w:rPr>
        <w:t xml:space="preserve">emphasised</w:t>
      </w:r>
      <w:r>
        <w:rPr>
          <w:i/>
          <w:iCs/>
        </w:rPr>
        <w:t xml:space="preserve"> </w:t>
      </w:r>
      <w:commentRangeStart w:id="4"/>
      <w:r>
        <w:rPr>
          <w:i/>
          <w:iCs/>
        </w:rPr>
        <w:t xml:space="preserve">words</w:t>
      </w:r>
      <w:r>
        <w:t xml:space="preserve"> </w:t>
      </w:r>
      <w:r>
        <w:t xml:space="preserve">plain text</w:t>
      </w:r>
      <w:commentRangeEnd w:id="4"/>
      <w:r>
        <w:rPr>
          <w:rStyle w:val="CommentReference"/>
        </w:rPr>
        <w:commentReference w:id="4"/>
      </w:r>
      <w:r>
        <w:t xml:space="preserve"> </w:t>
      </w:r>
      <w:r>
        <w:t xml:space="preserve">after.</w:t>
      </w:r>
    </w:p>
    <w:p>
      <w:pPr>
        <w:pStyle w:val="BodyText"/>
      </w:pPr>
      <w:r>
        <w:t xml:space="preserve">Case f, overlapping ranges: one</w:t>
      </w:r>
      <w:r>
        <w:t xml:space="preserve"> </w:t>
      </w:r>
      <w:commentRangeStart w:id="5"/>
      <w:r>
        <w:t xml:space="preserve">two</w:t>
      </w:r>
      <w:r>
        <w:t xml:space="preserve"> </w:t>
      </w:r>
      <w:commentRangeStart w:id="6"/>
      <w:r>
        <w:t xml:space="preserve">three</w:t>
      </w:r>
      <w:commentRangeEnd w:id="5"/>
      <w:r>
        <w:rPr>
          <w:rStyle w:val="CommentReference"/>
        </w:rPr>
        <w:commentReference w:id="5"/>
      </w:r>
      <w:r>
        <w:t xml:space="preserve"> </w:t>
      </w:r>
      <w:r>
        <w:t xml:space="preserve">four</w:t>
      </w:r>
      <w:commentRangeEnd w:id="6"/>
      <w:r>
        <w:rPr>
          <w:rStyle w:val="CommentReference"/>
        </w:rPr>
        <w:commentReference w:id="6"/>
      </w:r>
      <w:r>
        <w:t xml:space="preserve"> </w:t>
      </w:r>
      <w:r>
        <w:t xml:space="preserve">five.</w:t>
      </w:r>
    </w:p>
    <w:sectPr>
      <w:footnotePr>
        <w:numRestart w:val="eachSect"/>
      </w:footnotePr>
    </w:sectPr>
  </w:body>
</w:document>
</file>

<file path=word/comments.xml><?xml version="1.0" encoding="utf-8"?>
<w:comments xmlns:w14="http://schemas.microsoft.com/office/word/2010/wordml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Ann" w:date="2026-09-01T10:00:00Z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Parent comment.</w:t>
      </w:r>
    </w:p>
  </w:comment>
  <w:comment w:id="1" w:author="Dee" w:date="2026-09-01T11:00:00Z">
    <w:p w14:paraId="10000001">
      <w:pPr>
        <w:pStyle w:val="CommentText"/>
      </w:pPr>
      <w:r>
        <w:rPr>
          <w:rStyle w:val="CommentReference"/>
        </w:rPr>
        <w:annotationRef/>
      </w:r>
      <w:r>
        <w:t xml:space="preserve">Reply comment.</w:t>
      </w:r>
    </w:p>
  </w:comment>
  <w:comment w:id="2" w:author="Ann" w:date="2026-09-02T10:00:00Z">
    <w:p w14:paraId="10000002">
      <w:pPr>
        <w:pStyle w:val="CommentText"/>
      </w:pPr>
      <w:r>
        <w:rPr>
          <w:rStyle w:val="CommentReference"/>
        </w:rPr>
        <w:annotationRef/>
      </w:r>
      <w:r>
        <w:t xml:space="preserve">Resolved thread.</w:t>
      </w:r>
    </w:p>
  </w:comment>
  <w:comment w:id="3" w:author="Cy" w:date="2026-09-03T10:00:00Z">
    <w:p>
      <w:pPr>
        <w:pStyle w:val="CommentText"/>
      </w:pPr>
      <w:r>
        <w:rPr>
          <w:rStyle w:val="CommentReference"/>
        </w:rPr>
        <w:annotationRef/>
      </w:r>
      <w:r>
        <w:t xml:space="preserve">First paragraph of the comment.</w:t>
      </w:r>
    </w:p>
    <w:p w14:paraId="10000003">
      <w:pPr>
        <w:pStyle w:val="CommentText"/>
      </w:pPr>
      <w:r>
        <w:t xml:space="preserve">Second paragraph of the comment.</w:t>
      </w:r>
    </w:p>
  </w:comment>
  <w:comment w:id="4" w:author="Ann" w:date="2026-09-04T10:00:00Z">
    <w:p w14:paraId="10000004">
      <w:pPr>
        <w:pStyle w:val="CommentText"/>
      </w:pPr>
      <w:r>
        <w:rPr>
          <w:rStyle w:val="CommentReference"/>
        </w:rPr>
        <w:annotationRef/>
      </w:r>
      <w:r>
        <w:t xml:space="preserve">Emphasis comment.</w:t>
      </w:r>
    </w:p>
  </w:comment>
  <w:comment w:id="5" w:author="Ann" w:date="2026-09-05T10:00:00Z">
    <w:p w14:paraId="10000005">
      <w:pPr>
        <w:pStyle w:val="CommentText"/>
      </w:pPr>
      <w:r>
        <w:rPr>
          <w:rStyle w:val="CommentReference"/>
        </w:rPr>
        <w:annotationRef/>
      </w:r>
      <w:r>
        <w:t xml:space="preserve">First overlap.</w:t>
      </w:r>
    </w:p>
  </w:comment>
  <w:comment w:id="6" w:author="Dee" w:date="2026-09-05T11:00:00Z">
    <w:p w14:paraId="10000006">
      <w:pPr>
        <w:pStyle w:val="CommentText"/>
      </w:pPr>
      <w:r>
        <w:rPr>
          <w:rStyle w:val="CommentReference"/>
        </w:rPr>
        <w:annotationRef/>
      </w:r>
      <w:r>
        <w:t xml:space="preserve">Second overlap.</w:t>
      </w:r>
    </w:p>
  </w:comment>
</w:comments>
</file>

<file path=word/commentsExtended.xml><?xml version="1.0" encoding="utf-8"?>
<w15:commentsEx xmlns:w15="http://schemas.microsoft.com/office/word/2012/wordml">
  <w15:commentEx w15:paraId="10000000" w15:done="0"/>
  <w15:commentEx w15:paraId="10000001" w15:paraIdParent="10000000" w15:done="0"/>
  <w15:commentEx w15:paraId="10000002" w15:done="1"/>
  <w15:commentEx w15:paraId="10000003" w15:done="0"/>
  <w15:commentEx w15:paraId="10000004" w15:done="0"/>
  <w15:commentEx w15:paraId="10000005" w15:done="0"/>
  <w15:commentEx w15:paraId="10000006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microsoft.com/office/2011/relationships/commentsExtended" Id="rId99" Target="commentsExtended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