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Para one has</w:t>
      </w:r>
      <w:r>
        <w:t xml:space="preserve"> </w:t>
      </w:r>
      <w:commentRangeStart w:id="0"/>
      <w:r>
        <w:t xml:space="preserve">a commented range</w:t>
      </w:r>
      <w:commentRangeEnd w:id="0"/>
      <w:r>
        <w:rPr>
          <w:rStyle w:val="CommentReference"/>
        </w:rPr>
        <w:commentReference w:id="0"/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Para two</w:t>
      </w:r>
      <w:r>
        <w:t xml:space="preserve"> </w:t>
      </w:r>
      <w:ins w:id="1" w:author="Bob" w:date="2026-09-02T10:00:00Z">
        <w:r>
          <w:t xml:space="preserve">inserted words</w:t>
        </w:r>
      </w:ins>
      <w:r>
        <w:t xml:space="preserve"> </w:t>
      </w:r>
      <w:r>
        <w:t xml:space="preserve">and</w:t>
      </w:r>
      <w:r>
        <w:t xml:space="preserve"> </w:t>
      </w:r>
      <w:del w:id="1" w:author="Bob" w:date="2026-09-02T10:00:00Z">
        <w:r>
          <w:delText xml:space="preserve">deleted words</w:delText>
        </w:r>
      </w:del>
      <w:r>
        <w:t xml:space="preserve"> </w:t>
      </w:r>
      <w:r>
        <w:t xml:space="preserve">end.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range spanning</w:t>
      </w:r>
      <w:r>
        <w:t xml:space="preserve"> </w:t>
      </w:r>
      <w:commentRangeStart w:id="1"/>
      <w:r>
        <w:t xml:space="preserve">into</w:t>
      </w:r>
    </w:p>
    <w:p>
      <w:pPr>
        <w:pStyle w:val="BodyText"/>
      </w:pPr>
      <w:r>
        <w:t xml:space="preserve">the next para</w:t>
      </w:r>
      <w:commentRangeEnd w:id="1"/>
      <w:r>
        <w:rPr>
          <w:rStyle w:val="CommentReference"/>
        </w:rPr>
        <w:commentReference w:id="1"/>
      </w:r>
      <w:r>
        <w:t xml:space="preserve"> </w:t>
      </w:r>
      <w:r>
        <w:t xml:space="preserve">here.</w:t>
      </w:r>
    </w:p>
    <w:p>
      <w:pPr>
        <w:pStyle w:val="BodyText"/>
      </w:pPr>
      <w:r>
        <w:t xml:space="preserve">Para four has</w:t>
      </w:r>
      <w:r>
        <w:t xml:space="preserve"> </w:t>
      </w:r>
      <w:commentRangeStart w:id="2"/>
      <w:commentRangeStart w:id="3"/>
      <w:r>
        <w:t xml:space="preserve">a range with a reply</w:t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  <w:r>
        <w:t xml:space="preserve"> </w:t>
      </w:r>
      <w:r>
        <w:t xml:space="preserve">in it.</w:t>
      </w:r>
    </w:p>
    <w:p>
      <w:pPr>
        <w:pStyle w:val="BodyText"/>
        <w:rPr>
          <w:ins w:id="90" w:author="Bob" w:date="2026-09-05T10:00:00Z"/>
        </w:rPr>
      </w:pPr>
      <w:r>
        <w:t xml:space="preserve">Para five is a paragraph whose mark was inserted by Bob.</w:t>
      </w:r>
    </w:p>
    <w:p>
      <w:pPr>
        <w:pStyle w:val="BodyText"/>
        <w:rPr>
          <w:del w:id="91" w:author="Bob" w:date="2026-09-05T11:00:00Z"/>
        </w:rPr>
      </w:pPr>
      <w:r>
        <w:t xml:space="preserve">Para six is a paragraph whose mark was deleted by Bob.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Ann" w:date="2026-09-01T10:00:00Z">
    <w:p>
      <w:pPr>
        <w:pStyle w:val="CommentText"/>
      </w:pPr>
      <w:r>
        <w:rPr>
          <w:rStyle w:val="CommentReference"/>
        </w:rPr>
        <w:annotationRef/>
      </w:r>
      <w:r>
        <w:t xml:space="preserve">Please reword this.</w:t>
      </w:r>
    </w:p>
  </w:comment>
  <w:comment w:id="1" w:author="Cy" w:date="2026-09-03T10:00:00Z">
    <w:p>
      <w:pPr>
        <w:pStyle w:val="CommentText"/>
      </w:pPr>
      <w:r>
        <w:rPr>
          <w:rStyle w:val="CommentReference"/>
        </w:rPr>
        <w:annotationRef/>
      </w:r>
      <w:r>
        <w:t xml:space="preserve">Comment across paras</w:t>
      </w:r>
    </w:p>
  </w:comment>
  <w:comment w:id="2" w:author="Ann" w:date="2026-09-04T10:00:00Z">
    <w:p>
      <w:pPr>
        <w:pStyle w:val="CommentText"/>
      </w:pPr>
      <w:r>
        <w:rPr>
          <w:rStyle w:val="CommentReference"/>
        </w:rPr>
        <w:annotationRef/>
      </w:r>
      <w:r>
        <w:t xml:space="preserve">Please reword this too.</w:t>
      </w:r>
    </w:p>
  </w:comment>
  <w:comment w:id="3" w:author="Dee" w:date="2026-09-04T11:00:00Z">
    <w:p>
      <w:pPr>
        <w:pStyle w:val="CommentText"/>
      </w:pPr>
      <w:r>
        <w:rPr>
          <w:rStyle w:val="CommentReference"/>
        </w:rPr>
        <w:annotationRef/>
      </w:r>
      <w:r>
        <w:t xml:space="preserve">Agreed, reworded.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